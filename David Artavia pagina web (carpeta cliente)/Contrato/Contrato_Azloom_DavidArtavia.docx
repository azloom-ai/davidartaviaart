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3111f"/>
          <w:sz w:val="36"/>
          <w:szCs w:val="36"/>
          <w:rtl w:val="0"/>
        </w:rPr>
        <w:t xml:space="preserve">AZL</w:t>
      </w:r>
      <w:r w:rsidDel="00000000" w:rsidR="00000000" w:rsidRPr="00000000">
        <w:rPr>
          <w:rFonts w:ascii="Arial" w:cs="Arial" w:eastAsia="Arial" w:hAnsi="Arial"/>
          <w:b w:val="1"/>
          <w:bCs w:val="1"/>
          <w:color w:val="7b5cf0"/>
          <w:sz w:val="36"/>
          <w:szCs w:val="36"/>
          <w:rtl w:val="0"/>
        </w:rPr>
        <w:t xml:space="preserve">OO</w:t>
      </w:r>
      <w:r w:rsidDel="00000000" w:rsidR="00000000" w:rsidRPr="00000000">
        <w:rPr>
          <w:rFonts w:ascii="Arial" w:cs="Arial" w:eastAsia="Arial" w:hAnsi="Arial"/>
          <w:b w:val="1"/>
          <w:bCs w:val="1"/>
          <w:color w:val="13111f"/>
          <w:sz w:val="36"/>
          <w:szCs w:val="36"/>
          <w:rtl w:val="0"/>
        </w:rPr>
        <w:t xml:space="preserve">M.TECH</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888888"/>
          <w:sz w:val="18"/>
          <w:szCs w:val="18"/>
          <w:rtl w:val="0"/>
        </w:rPr>
        <w:t xml:space="preserve">hello@azloom.tech  ·  +506 7274-5694</w:t>
      </w:r>
      <w:r w:rsidDel="00000000" w:rsidR="00000000" w:rsidRPr="00000000">
        <w:rPr>
          <w:rtl w:val="0"/>
        </w:rPr>
      </w:r>
    </w:p>
    <w:p w:rsidR="00000000" w:rsidDel="00000000" w:rsidP="00000000" w:rsidRDefault="00000000" w:rsidRPr="00000000" w14:paraId="00000003">
      <w:pPr>
        <w:spacing w:after="40" w:before="40" w:lineRule="auto"/>
        <w:jc w:val="center"/>
        <w:rPr/>
      </w:pPr>
      <w:r w:rsidDel="00000000" w:rsidR="00000000" w:rsidRPr="00000000">
        <w:rPr>
          <w:rFonts w:ascii="Arial" w:cs="Arial" w:eastAsia="Arial" w:hAnsi="Arial"/>
          <w:color w:val="7b5cf0"/>
          <w:sz w:val="18"/>
          <w:szCs w:val="18"/>
          <w:rtl w:val="0"/>
        </w:rPr>
        <w:t xml:space="preserve">────────────────────────────────────────────────────────────</w:t>
      </w:r>
      <w:r w:rsidDel="00000000" w:rsidR="00000000" w:rsidRPr="00000000">
        <w:rPr>
          <w:rtl w:val="0"/>
        </w:rPr>
      </w:r>
    </w:p>
    <w:p w:rsidR="00000000" w:rsidDel="00000000" w:rsidP="00000000" w:rsidRDefault="00000000" w:rsidRPr="00000000" w14:paraId="00000004">
      <w:pPr>
        <w:spacing w:after="40" w:before="80" w:lineRule="auto"/>
        <w:jc w:val="center"/>
        <w:rPr/>
      </w:pPr>
      <w:r w:rsidDel="00000000" w:rsidR="00000000" w:rsidRPr="00000000">
        <w:rPr>
          <w:rFonts w:ascii="Arial" w:cs="Arial" w:eastAsia="Arial" w:hAnsi="Arial"/>
          <w:b w:val="1"/>
          <w:bCs w:val="1"/>
          <w:color w:val="13111f"/>
          <w:sz w:val="28"/>
          <w:szCs w:val="28"/>
          <w:rtl w:val="0"/>
        </w:rPr>
        <w:t xml:space="preserve">CONTRATO DE PRESTACIÓN DE SERVICIOS DIGITALES</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888888"/>
          <w:sz w:val="20"/>
          <w:szCs w:val="20"/>
          <w:rtl w:val="0"/>
        </w:rPr>
        <w:t xml:space="preserve">Desarrollo de Sitio Web Ecommerce — David Artavia Art</w:t>
      </w:r>
      <w:r w:rsidDel="00000000" w:rsidR="00000000" w:rsidRPr="00000000">
        <w:rPr>
          <w:rtl w:val="0"/>
        </w:rPr>
      </w:r>
    </w:p>
    <w:p w:rsidR="00000000" w:rsidDel="00000000" w:rsidP="00000000" w:rsidRDefault="00000000" w:rsidRPr="00000000" w14:paraId="00000006">
      <w:pPr>
        <w:spacing w:after="300" w:before="0" w:lineRule="auto"/>
        <w:jc w:val="center"/>
        <w:rPr/>
      </w:pPr>
      <w:r w:rsidDel="00000000" w:rsidR="00000000" w:rsidRPr="00000000">
        <w:rPr>
          <w:rFonts w:ascii="Arial" w:cs="Arial" w:eastAsia="Arial" w:hAnsi="Arial"/>
          <w:color w:val="aaaaaa"/>
          <w:sz w:val="18"/>
          <w:szCs w:val="18"/>
          <w:rtl w:val="0"/>
        </w:rPr>
        <w:t xml:space="preserve">Junio 2026  ·  Playa Hermosa, Puntarenas, Costa Rica</w:t>
      </w:r>
      <w:r w:rsidDel="00000000" w:rsidR="00000000" w:rsidRPr="00000000">
        <w:rPr>
          <w:rtl w:val="0"/>
        </w:rPr>
      </w:r>
    </w:p>
    <w:p w:rsidR="00000000" w:rsidDel="00000000" w:rsidP="00000000" w:rsidRDefault="00000000" w:rsidRPr="00000000" w14:paraId="00000007">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1. PARTES CONTRATANTES</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El presente contrato se celebra entre las siguientes partes:</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edff" w:val="clear"/>
            <w:tcMar>
              <w:top w:w="140.0" w:type="dxa"/>
              <w:left w:w="200.0" w:type="dxa"/>
              <w:bottom w:w="140.0" w:type="dxa"/>
              <w:right w:w="200.0" w:type="dxa"/>
            </w:tcMar>
          </w:tcPr>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color w:val="7b5cf0"/>
                <w:sz w:val="18"/>
                <w:szCs w:val="18"/>
                <w:rtl w:val="0"/>
              </w:rPr>
              <w:t xml:space="preserve">PRESTADOR DE SERVICIOS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13111f"/>
                <w:sz w:val="20"/>
                <w:szCs w:val="20"/>
                <w:rtl w:val="0"/>
              </w:rPr>
              <w:t xml:space="preserve">Azloom Tech</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Arial" w:cs="Arial" w:eastAsia="Arial" w:hAnsi="Arial"/>
                <w:color w:val="444444"/>
                <w:sz w:val="18"/>
                <w:szCs w:val="18"/>
                <w:rtl w:val="0"/>
              </w:rPr>
              <w:t xml:space="preserve">Representada por: Adriana Azofeifa</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Fonts w:ascii="Arial" w:cs="Arial" w:eastAsia="Arial" w:hAnsi="Arial"/>
                <w:color w:val="444444"/>
                <w:sz w:val="18"/>
                <w:szCs w:val="18"/>
                <w:rtl w:val="0"/>
              </w:rPr>
              <w:t xml:space="preserve">Cédula: 1-11050160</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color w:val="444444"/>
                <w:sz w:val="18"/>
                <w:szCs w:val="18"/>
                <w:rtl w:val="0"/>
              </w:rPr>
              <w:t xml:space="preserve">Vecina de Playa Hermosa, Puntarenas, Costa Rica</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444444"/>
                <w:sz w:val="18"/>
                <w:szCs w:val="18"/>
                <w:rtl w:val="0"/>
              </w:rPr>
              <w:t xml:space="preserve">hello@azloom.tech  ·  7274-5694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40.0" w:type="dxa"/>
              <w:left w:w="200.0" w:type="dxa"/>
              <w:bottom w:w="140.0" w:type="dxa"/>
              <w:right w:w="200.0" w:type="dxa"/>
            </w:tcMar>
          </w:tcPr>
          <w:p w:rsidR="00000000" w:rsidDel="00000000" w:rsidP="00000000" w:rsidRDefault="00000000" w:rsidRPr="00000000" w14:paraId="00000010">
            <w:pPr>
              <w:spacing w:after="80" w:lineRule="auto"/>
              <w:rPr/>
            </w:pPr>
            <w:r w:rsidDel="00000000" w:rsidR="00000000" w:rsidRPr="00000000">
              <w:rPr>
                <w:rFonts w:ascii="Arial" w:cs="Arial" w:eastAsia="Arial" w:hAnsi="Arial"/>
                <w:b w:val="1"/>
                <w:bCs w:val="1"/>
                <w:color w:val="7b5cf0"/>
                <w:sz w:val="18"/>
                <w:szCs w:val="18"/>
                <w:rtl w:val="0"/>
              </w:rPr>
              <w:t xml:space="preserve">CLIENTE</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b w:val="1"/>
                <w:bCs w:val="1"/>
                <w:color w:val="13111f"/>
                <w:sz w:val="20"/>
                <w:szCs w:val="20"/>
                <w:rtl w:val="0"/>
              </w:rPr>
              <w:t xml:space="preserve">David Artavia</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color w:val="444444"/>
                <w:sz w:val="18"/>
                <w:szCs w:val="18"/>
                <w:rtl w:val="0"/>
              </w:rPr>
              <w:t xml:space="preserve">Artista visual / David Artavia Art</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Arial" w:cs="Arial" w:eastAsia="Arial" w:hAnsi="Arial"/>
                <w:color w:val="444444"/>
                <w:sz w:val="18"/>
                <w:szCs w:val="18"/>
                <w:rtl w:val="0"/>
              </w:rPr>
              <w:t xml:space="preserve">Cédula: __</w:t>
            </w:r>
            <w:sdt>
              <w:sdtPr>
                <w:id w:val="-960632434"/>
                <w:tag w:val="goog_rdk_0"/>
              </w:sdtPr>
              <w:sdtContent>
                <w:ins w:author="David Artavia" w:id="0" w:date="2026-06-12T16:55:35Z">
                  <w:r w:rsidDel="00000000" w:rsidR="00000000" w:rsidRPr="00000000">
                    <w:rPr>
                      <w:rFonts w:ascii="Arial" w:cs="Arial" w:eastAsia="Arial" w:hAnsi="Arial"/>
                      <w:color w:val="444444"/>
                      <w:sz w:val="18"/>
                      <w:szCs w:val="18"/>
                      <w:rtl w:val="0"/>
                    </w:rPr>
                    <w:t xml:space="preserve">110330396</w:t>
                  </w:r>
                </w:ins>
              </w:sdtContent>
            </w:sdt>
            <w:r w:rsidDel="00000000" w:rsidR="00000000" w:rsidRPr="00000000">
              <w:rPr>
                <w:rFonts w:ascii="Arial" w:cs="Arial" w:eastAsia="Arial" w:hAnsi="Arial"/>
                <w:color w:val="444444"/>
                <w:sz w:val="18"/>
                <w:szCs w:val="18"/>
                <w:rtl w:val="0"/>
              </w:rPr>
              <w:t xml:space="preserve">_________________________</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color w:val="444444"/>
                <w:sz w:val="18"/>
                <w:szCs w:val="18"/>
                <w:rtl w:val="0"/>
              </w:rPr>
              <w:t xml:space="preserve">Vecino de Playa Hermosa, Puntarenas, Costa Rica</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color w:val="444444"/>
                <w:sz w:val="18"/>
                <w:szCs w:val="18"/>
                <w:rtl w:val="0"/>
              </w:rPr>
              <w:t xml:space="preserve">Instagram: @davidartaviaart_</w:t>
            </w:r>
            <w:r w:rsidDel="00000000" w:rsidR="00000000" w:rsidRPr="00000000">
              <w:rPr>
                <w:rtl w:val="0"/>
              </w:rPr>
            </w:r>
          </w:p>
        </w:tc>
      </w:tr>
    </w:tbl>
    <w:p w:rsidR="00000000" w:rsidDel="00000000" w:rsidP="00000000" w:rsidRDefault="00000000" w:rsidRPr="00000000" w14:paraId="00000016">
      <w:pPr>
        <w:spacing w:after="0" w:before="200" w:lineRule="auto"/>
        <w:rPr/>
      </w:pPr>
      <w:r w:rsidDel="00000000" w:rsidR="00000000" w:rsidRPr="00000000">
        <w:rPr>
          <w:rtl w:val="0"/>
        </w:rPr>
      </w:r>
    </w:p>
    <w:p w:rsidR="00000000" w:rsidDel="00000000" w:rsidP="00000000" w:rsidRDefault="00000000" w:rsidRPr="00000000" w14:paraId="00000017">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2. OBJETO DEL CONTRATO</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Azloom Tech se compromete a diseñar, desarrollar e implementar un sitio web de ecommerce personalizado para David Artavia Art, de acuerdo con los alcances definidos en la Propuesta Comercial de Junio 2026, que forma parte integral de este contrato como Anexo A.</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El proyecto incluye los siguientes módulos: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Diseño UI/UX personalizado (maqueta, paleta de colores, tipografía)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Desarrollo frontend en Next.js + Tailwind — sitio bilingüe (ES/EN), responsive y rápido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Tienda con carrito y checkout: PayPal, SINPE, Stripe y transferencia bancaria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Galerías de obra original, Giclée, murales y sección de obras vendidas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Página de biografía del artista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Panel de administración: gestión de pedidos, inventario y seguimiento de ventas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Integración con Instagram (@davidartaviaart_) y botón flotante de WhatsApp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Módulo de paquetes y upsell para obras pequeñas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Configuración de dominio, hosting y certificado SSL</w:t>
      </w:r>
    </w:p>
    <w:p w:rsidR="00000000" w:rsidDel="00000000" w:rsidP="00000000" w:rsidRDefault="00000000" w:rsidRPr="00000000" w14:paraId="00000024">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3. INVERSIÓN Y FORMA DE PAGO</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Las partes acuerdan los siguientes términos de pago para el desarrollo del proyecto: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3111f"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3111f" w:val="clear"/>
            <w:tcMar>
              <w:top w:w="100.0" w:type="dxa"/>
              <w:left w:w="160.0" w:type="dxa"/>
              <w:bottom w:w="100.0" w:type="dxa"/>
              <w:right w:w="16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8"/>
                <w:szCs w:val="18"/>
                <w:rtl w:val="0"/>
              </w:rPr>
              <w:t xml:space="preserve">MONTO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3111f" w:val="clear"/>
            <w:tcMar>
              <w:top w:w="100.0" w:type="dxa"/>
              <w:left w:w="160.0" w:type="dxa"/>
              <w:bottom w:w="100.0" w:type="dxa"/>
              <w:right w:w="16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8"/>
                <w:szCs w:val="18"/>
                <w:rtl w:val="0"/>
              </w:rPr>
              <w:t xml:space="preserve">CONDICIÓN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color w:val="444444"/>
                <w:sz w:val="18"/>
                <w:szCs w:val="18"/>
                <w:rtl w:val="0"/>
              </w:rPr>
              <w:t xml:space="preserve">Cuota 1 — Inicio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13111f"/>
                <w:sz w:val="18"/>
                <w:szCs w:val="18"/>
                <w:rtl w:val="0"/>
              </w:rPr>
              <w:t xml:space="preserve">USD $1,</w:t>
            </w:r>
            <w:r w:rsidDel="00000000" w:rsidR="00000000" w:rsidRPr="00000000">
              <w:rPr>
                <w:b w:val="1"/>
                <w:bCs w:val="1"/>
                <w:color w:val="13111f"/>
                <w:sz w:val="18"/>
                <w:szCs w:val="18"/>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B">
            <w:pPr>
              <w:jc w:val="center"/>
              <w:rPr/>
            </w:pPr>
            <w:r w:rsidDel="00000000" w:rsidR="00000000" w:rsidRPr="00000000">
              <w:rPr>
                <w:rFonts w:ascii="Arial" w:cs="Arial" w:eastAsia="Arial" w:hAnsi="Arial"/>
                <w:color w:val="444444"/>
                <w:sz w:val="18"/>
                <w:szCs w:val="18"/>
                <w:rtl w:val="0"/>
              </w:rPr>
              <w:t xml:space="preserve">Previo al inicio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color w:val="444444"/>
                <w:sz w:val="18"/>
                <w:szCs w:val="18"/>
                <w:rtl w:val="0"/>
              </w:rPr>
              <w:t xml:space="preserve">Cuota 2 — Entrega del sitio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13111f"/>
                <w:sz w:val="18"/>
                <w:szCs w:val="18"/>
                <w:rtl w:val="0"/>
              </w:rPr>
              <w:t xml:space="preserve">USD $</w:t>
            </w:r>
            <w:r w:rsidDel="00000000" w:rsidR="00000000" w:rsidRPr="00000000">
              <w:rPr>
                <w:b w:val="1"/>
                <w:bCs w:val="1"/>
                <w:color w:val="13111f"/>
                <w:sz w:val="18"/>
                <w:szCs w:val="18"/>
                <w:rtl w:val="0"/>
              </w:rPr>
              <w:t xml:space="preserve">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E">
            <w:pPr>
              <w:jc w:val="center"/>
              <w:rPr/>
            </w:pPr>
            <w:r w:rsidDel="00000000" w:rsidR="00000000" w:rsidRPr="00000000">
              <w:rPr>
                <w:rFonts w:ascii="Arial" w:cs="Arial" w:eastAsia="Arial" w:hAnsi="Arial"/>
                <w:color w:val="444444"/>
                <w:sz w:val="18"/>
                <w:szCs w:val="18"/>
                <w:rtl w:val="0"/>
              </w:rPr>
              <w:t xml:space="preserve">Al momento de entrega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ff"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3111f"/>
                <w:sz w:val="19"/>
                <w:szCs w:val="19"/>
                <w:rtl w:val="0"/>
              </w:rPr>
              <w:t xml:space="preserve">TOTAL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ff" w:val="clear"/>
            <w:tcMar>
              <w:top w:w="100.0" w:type="dxa"/>
              <w:left w:w="160.0" w:type="dxa"/>
              <w:bottom w:w="100.0" w:type="dxa"/>
              <w:right w:w="16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7b5cf0"/>
                <w:sz w:val="20"/>
                <w:szCs w:val="20"/>
                <w:rtl w:val="0"/>
              </w:rPr>
              <w:t xml:space="preserve">USD $2,</w:t>
            </w:r>
            <w:r w:rsidDel="00000000" w:rsidR="00000000" w:rsidRPr="00000000">
              <w:rPr>
                <w:b w:val="1"/>
                <w:bCs w:val="1"/>
                <w:color w:val="7b5cf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ff" w:val="clear"/>
            <w:tcMar>
              <w:top w:w="100.0" w:type="dxa"/>
              <w:left w:w="160.0" w:type="dxa"/>
              <w:bottom w:w="100.0" w:type="dxa"/>
              <w:right w:w="160.0" w:type="dxa"/>
            </w:tcMar>
          </w:tcPr>
          <w:p w:rsidR="00000000" w:rsidDel="00000000" w:rsidP="00000000" w:rsidRDefault="00000000" w:rsidRPr="00000000" w14:paraId="00000031">
            <w:pPr>
              <w:jc w:val="center"/>
              <w:rPr/>
            </w:pPr>
            <w:r w:rsidDel="00000000" w:rsidR="00000000" w:rsidRPr="00000000">
              <w:rPr>
                <w:rFonts w:ascii="Arial" w:cs="Arial" w:eastAsia="Arial" w:hAnsi="Arial"/>
                <w:color w:val="13111f"/>
                <w:sz w:val="18"/>
                <w:szCs w:val="18"/>
                <w:rtl w:val="0"/>
              </w:rPr>
              <w:t xml:space="preserve">2 cuotas iguales</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color w:val="888888"/>
                <w:rtl w:val="0"/>
              </w:rPr>
              <w:t xml:space="preserve">Nota: Los precios no incluyen costos de terceros tales como dominio (~$15/año), ni</w:t>
            </w:r>
            <w:r w:rsidDel="00000000" w:rsidR="00000000" w:rsidRPr="00000000">
              <w:rPr>
                <w:rtl w:val="0"/>
              </w:rPr>
            </w:r>
          </w:p>
        </w:tc>
      </w:tr>
    </w:tbl>
    <w:p w:rsidR="00000000" w:rsidDel="00000000" w:rsidP="00000000" w:rsidRDefault="00000000" w:rsidRPr="00000000" w14:paraId="00000033">
      <w:pPr>
        <w:spacing w:after="80" w:before="80" w:lineRule="auto"/>
        <w:jc w:val="both"/>
        <w:rPr>
          <w:color w:val="888888"/>
        </w:rPr>
      </w:pPr>
      <w:r w:rsidDel="00000000" w:rsidR="00000000" w:rsidRPr="00000000">
        <w:rPr>
          <w:rFonts w:ascii="Arial" w:cs="Arial" w:eastAsia="Arial" w:hAnsi="Arial"/>
          <w:b w:val="0"/>
          <w:bCs w:val="0"/>
          <w:color w:val="888888"/>
          <w:sz w:val="20"/>
          <w:szCs w:val="20"/>
          <w:rtl w:val="0"/>
        </w:rPr>
        <w:t xml:space="preserve"> comisiones de PayPal o Stripe. El tipo de cambio para pagos en colones se calculará al valor </w:t>
      </w:r>
      <w:r w:rsidDel="00000000" w:rsidR="00000000" w:rsidRPr="00000000">
        <w:rPr>
          <w:color w:val="888888"/>
          <w:rtl w:val="0"/>
        </w:rPr>
        <w:t xml:space="preserve">Ref. hoy (₡466/$): ₡978.600 </w:t>
      </w:r>
    </w:p>
    <w:p w:rsidR="00000000" w:rsidDel="00000000" w:rsidP="00000000" w:rsidRDefault="00000000" w:rsidRPr="00000000" w14:paraId="00000034">
      <w:pPr>
        <w:spacing w:after="80" w:before="80" w:lineRule="auto"/>
        <w:jc w:val="both"/>
        <w:rPr>
          <w:color w:val="888888"/>
        </w:rPr>
      </w:pP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Fonts w:ascii="Arial" w:cs="Arial" w:eastAsia="Arial" w:hAnsi="Arial"/>
          <w:b w:val="0"/>
          <w:bCs w:val="0"/>
          <w:color w:val="888888"/>
          <w:sz w:val="20"/>
          <w:szCs w:val="20"/>
          <w:rtl w:val="0"/>
        </w:rPr>
        <w:t xml:space="preserve">El módulo de rompecabezas y productos físicos adicionales se cotizarán en una segunda fase por separado.</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Arial" w:cs="Arial" w:eastAsia="Arial" w:hAnsi="Arial"/>
          <w:b w:val="0"/>
          <w:bCs w:val="0"/>
          <w:color w:val="888888"/>
          <w:sz w:val="20"/>
          <w:szCs w:val="20"/>
          <w:rtl w:val="0"/>
        </w:rPr>
        <w:t xml:space="preserve">El plan de mantenimiento mensual (Esencial $80/mes </w:t>
      </w:r>
      <w:r w:rsidDel="00000000" w:rsidR="00000000" w:rsidRPr="00000000">
        <w:rPr>
          <w:color w:val="888888"/>
          <w:rtl w:val="0"/>
        </w:rPr>
        <w:t xml:space="preserve"> </w:t>
      </w:r>
      <w:r w:rsidDel="00000000" w:rsidR="00000000" w:rsidRPr="00000000">
        <w:rPr>
          <w:rFonts w:ascii="Arial" w:cs="Arial" w:eastAsia="Arial" w:hAnsi="Arial"/>
          <w:b w:val="0"/>
          <w:bCs w:val="0"/>
          <w:color w:val="888888"/>
          <w:sz w:val="20"/>
          <w:szCs w:val="20"/>
          <w:rtl w:val="0"/>
        </w:rPr>
        <w:t xml:space="preserve">o Crecimiento $150/</w:t>
      </w:r>
      <w:r w:rsidDel="00000000" w:rsidR="00000000" w:rsidRPr="00000000">
        <w:rPr>
          <w:color w:val="888888"/>
          <w:rtl w:val="0"/>
        </w:rPr>
        <w:t xml:space="preserve">mes. Esto </w:t>
      </w:r>
      <w:r w:rsidDel="00000000" w:rsidR="00000000" w:rsidRPr="00000000">
        <w:rPr>
          <w:rFonts w:ascii="Arial" w:cs="Arial" w:eastAsia="Arial" w:hAnsi="Arial"/>
          <w:b w:val="0"/>
          <w:bCs w:val="0"/>
          <w:color w:val="888888"/>
          <w:sz w:val="20"/>
          <w:szCs w:val="20"/>
          <w:rtl w:val="0"/>
        </w:rPr>
        <w:t xml:space="preserve"> quedará sujeto a confirmación por separado entre ambas partes una vez concluido el desarrollo del sitio.</w:t>
      </w:r>
      <w:r w:rsidDel="00000000" w:rsidR="00000000" w:rsidRPr="00000000">
        <w:rPr>
          <w:rtl w:val="0"/>
        </w:rPr>
      </w:r>
    </w:p>
    <w:p w:rsidR="00000000" w:rsidDel="00000000" w:rsidP="00000000" w:rsidRDefault="00000000" w:rsidRPr="00000000" w14:paraId="00000038">
      <w:pPr>
        <w:spacing w:after="0" w:before="200" w:lineRule="auto"/>
        <w:rPr/>
      </w:pPr>
      <w:r w:rsidDel="00000000" w:rsidR="00000000" w:rsidRPr="00000000">
        <w:rPr>
          <w:rtl w:val="0"/>
        </w:rPr>
      </w:r>
    </w:p>
    <w:p w:rsidR="00000000" w:rsidDel="00000000" w:rsidP="00000000" w:rsidRDefault="00000000" w:rsidRPr="00000000" w14:paraId="00000039">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4. PROPIEDAD INTELECTUAL Y AUTORÍA DE LAS OBRAS</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Las partes acuerdan expresamente lo siguiente en materia de propiedad intelectual:</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Todas las obras de arte, ilustraciones, pinturas, murales, imágenes y cualquier contenido visual creado por David Artavia son y permanecen siendo propiedad exclusiva del artista. Azloom Tech y Adriana Azofeifa no reclaman ni ostentan ningún tipo de autoría, coautoría ni derechos sobre dichas obras.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El sitio web desarrollado por Azloom Tech constituye una plataforma tecnológica de exhibición y comercialización. El código fuente, la arquitectura del sistema y el diseño de interfaz son creaciones de Azloom Tech, pero la titularidad del dominio, el contenido artístico y los datos del negocio pertenecen al Cliente.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El Cliente otorga a Azloom Tech una licencia de uso limitada, no exclusiva y revocable sobre las obras e imágenes únicamente para efectos del desarrollo, pruebas y mantenimiento del sitio web. Esta licencia no permite a Azloom Tech reproducir, vender ni distribuir las obras por ningún otro medio.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Azloom Tech podrá mencionar el sitio web de David Artavia Art como referencia de su portafolio de trabajo, salvo indicación contraria por escrito del Cliente.</w:t>
      </w:r>
    </w:p>
    <w:p w:rsidR="00000000" w:rsidDel="00000000" w:rsidP="00000000" w:rsidRDefault="00000000" w:rsidRPr="00000000" w14:paraId="00000040">
      <w:pPr>
        <w:spacing w:after="0" w:before="200" w:lineRule="auto"/>
        <w:rPr/>
      </w:pPr>
      <w:r w:rsidDel="00000000" w:rsidR="00000000" w:rsidRPr="00000000">
        <w:rPr>
          <w:rtl w:val="0"/>
        </w:rPr>
      </w:r>
    </w:p>
    <w:p w:rsidR="00000000" w:rsidDel="00000000" w:rsidP="00000000" w:rsidRDefault="00000000" w:rsidRPr="00000000" w14:paraId="00000041">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5. CONFIDENCIALIDAD Y PROTECCIÓN DE DATOS</w:t>
      </w: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Ambas partes se comprometen a mantener la más estricta confidencialidad respecto a la información intercambiada en el marco de este contrato. En particular:</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Azloom Tech tratará con absoluta reserva todos los datos personales del artista (nombre, cédula, datos de contacto, información bancaria y fiscal), utilizándolos únicamente para la ejecución de los servicios contratados.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La información de ventas, precios, clientes compradores, datos de inventario y cualquier información comercial del artista se considerará información confidencial y no podrá ser divulgada a terceros sin autorización expresa del Cliente.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Azloom Tech no cederá, venderá ni compartirá los datos del Cliente con terceros bajo ninguna circunstancia, salvo requerimiento de autoridad competente debidamente fundamentado.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Las credenciales de acceso al panel de administración, cuentas de hosting, dominio y herramientas de terceros configuradas para el proyecto serán manejadas con la máxima discreción y no se compartirán con personas ajenas al equipo de trabajo de Azloom Tech asignado a este proyecto.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Esta obligación de confidencialidad se mantendrá vigente de manera indefinida, incluso después de la terminación del presente contrato por cualquier causa.</w:t>
      </w:r>
    </w:p>
    <w:p w:rsidR="00000000" w:rsidDel="00000000" w:rsidP="00000000" w:rsidRDefault="00000000" w:rsidRPr="00000000" w14:paraId="00000049">
      <w:pPr>
        <w:spacing w:after="0" w:before="200" w:lineRule="auto"/>
        <w:rPr/>
      </w:pPr>
      <w:r w:rsidDel="00000000" w:rsidR="00000000" w:rsidRPr="00000000">
        <w:rPr>
          <w:rtl w:val="0"/>
        </w:rPr>
      </w:r>
    </w:p>
    <w:p w:rsidR="00000000" w:rsidDel="00000000" w:rsidP="00000000" w:rsidRDefault="00000000" w:rsidRPr="00000000" w14:paraId="0000004A">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6. DERECHO DE SALIDA Y PORTABILIDAD</w:t>
      </w:r>
      <w:r w:rsidDel="00000000" w:rsidR="00000000" w:rsidRPr="00000000">
        <w:rPr>
          <w:rtl w:val="0"/>
        </w:rPr>
      </w:r>
    </w:p>
    <w:p w:rsidR="00000000" w:rsidDel="00000000" w:rsidP="00000000" w:rsidRDefault="00000000" w:rsidRPr="00000000" w14:paraId="0000004B">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El Cliente tiene derecho irrenunciable a la portabilidad total de su proyecto. En caso de que cualquiera de las partes decida no continuar la relación comercial, Azloom Tech se compromete a:</w:t>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Entregar al Cliente la totalidad del código fuente del sitio web, en su versión más actualizada, dentro de un plazo máximo de 10 días hábiles a partir de la solicitud formal.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Transferir la titularidad del dominio y proporcionar las credenciales de acceso completas al hosting, base de datos, panel de administración y todas las cuentas de servicios de terceros configuradas a nombre del proyecto.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Entregar carpetas organizadas con todos los recursos digitales del proyecto: imágenes, archivos de diseño, logotipos y demás activos digitales cargados o creados durante el servicio.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Proporcionar documentación técnica básica suficiente para que el Cliente o un nuevo proveedor puedan dar continuidad al sitio sin interrupciones.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Revocar el acceso de Azloom Tech a todas las plataformas una vez confirmada la recepción exitosa de los materiales por parte del Cliente.</w:t>
      </w:r>
    </w:p>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Queda entendido que los derechos del sitio web, el contenido artístico, la base de datos de clientes y compradores, y todos los datos generados durante la operación del ecommerce pertenecen en todo momento al Cliente. Azloom Tech actúa en todo momento como prestadora de servicios tecnológicos, no como propietaria de ninguno de los activos del negocio del artista.</w:t>
      </w:r>
      <w:r w:rsidDel="00000000" w:rsidR="00000000" w:rsidRPr="00000000">
        <w:rPr>
          <w:rtl w:val="0"/>
        </w:rPr>
      </w:r>
    </w:p>
    <w:p w:rsidR="00000000" w:rsidDel="00000000" w:rsidP="00000000" w:rsidRDefault="00000000" w:rsidRPr="00000000" w14:paraId="00000054">
      <w:pPr>
        <w:spacing w:after="0" w:before="200" w:lineRule="auto"/>
        <w:rPr/>
      </w:pPr>
      <w:r w:rsidDel="00000000" w:rsidR="00000000" w:rsidRPr="00000000">
        <w:rPr>
          <w:rtl w:val="0"/>
        </w:rPr>
      </w:r>
    </w:p>
    <w:p w:rsidR="00000000" w:rsidDel="00000000" w:rsidP="00000000" w:rsidRDefault="00000000" w:rsidRPr="00000000" w14:paraId="00000055">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7. OBLIGACIONES DE LAS PARTES</w:t>
      </w:r>
      <w:r w:rsidDel="00000000" w:rsidR="00000000" w:rsidRPr="00000000">
        <w:rPr>
          <w:rtl w:val="0"/>
        </w:rPr>
      </w:r>
    </w:p>
    <w:p w:rsidR="00000000" w:rsidDel="00000000" w:rsidP="00000000" w:rsidRDefault="00000000" w:rsidRPr="00000000" w14:paraId="00000056">
      <w:pPr>
        <w:spacing w:after="60" w:before="100" w:lineRule="auto"/>
        <w:rPr/>
      </w:pPr>
      <w:r w:rsidDel="00000000" w:rsidR="00000000" w:rsidRPr="00000000">
        <w:rPr>
          <w:rFonts w:ascii="Arial" w:cs="Arial" w:eastAsia="Arial" w:hAnsi="Arial"/>
          <w:b w:val="1"/>
          <w:bCs w:val="1"/>
          <w:color w:val="13111f"/>
          <w:sz w:val="20"/>
          <w:szCs w:val="20"/>
          <w:rtl w:val="0"/>
        </w:rPr>
        <w:t xml:space="preserve">Azloom Tech se compromete 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Ejecutar el proyecto con profesionalismo, siguiendo las especificaciones acordadas en la propuesta.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Mantener comunicación activa con el Cliente durante todo el proceso de desarrollo.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Respetar los tiempos de entrega pactados o comunicar con anticipación cualquier ajuste necesario.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Solicitar revisión y aprobación del Cliente antes de publicar el sitio en línea.</w:t>
      </w:r>
    </w:p>
    <w:p w:rsidR="00000000" w:rsidDel="00000000" w:rsidP="00000000" w:rsidRDefault="00000000" w:rsidRPr="00000000" w14:paraId="0000005B">
      <w:pPr>
        <w:spacing w:after="0" w:before="100" w:lineRule="auto"/>
        <w:rPr/>
      </w:pPr>
      <w:r w:rsidDel="00000000" w:rsidR="00000000" w:rsidRPr="00000000">
        <w:rPr>
          <w:rtl w:val="0"/>
        </w:rPr>
      </w:r>
    </w:p>
    <w:p w:rsidR="00000000" w:rsidDel="00000000" w:rsidP="00000000" w:rsidRDefault="00000000" w:rsidRPr="00000000" w14:paraId="0000005C">
      <w:pPr>
        <w:spacing w:after="60" w:before="100" w:lineRule="auto"/>
        <w:rPr/>
      </w:pPr>
      <w:r w:rsidDel="00000000" w:rsidR="00000000" w:rsidRPr="00000000">
        <w:rPr>
          <w:rFonts w:ascii="Arial" w:cs="Arial" w:eastAsia="Arial" w:hAnsi="Arial"/>
          <w:b w:val="1"/>
          <w:bCs w:val="1"/>
          <w:color w:val="13111f"/>
          <w:sz w:val="20"/>
          <w:szCs w:val="20"/>
          <w:rtl w:val="0"/>
        </w:rPr>
        <w:t xml:space="preserve">El Cliente se compromete 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Proveer en tiempo y forma el material necesario: fotografías de obras, textos, precios, información biográfica y cualquier otro contenido requerido.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Realizar los pagos en las fechas y montos acordados en la Cláusula 3.</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Revisar y aprobar los entregables en un plazo no mayor a 5 días hábiles, salvo acuerdo en contrario.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Comunicar de forma oportuna cualquier cambio en los requerimientos del proyecto.</w:t>
      </w:r>
    </w:p>
    <w:p w:rsidR="00000000" w:rsidDel="00000000" w:rsidP="00000000" w:rsidRDefault="00000000" w:rsidRPr="00000000" w14:paraId="00000061">
      <w:pPr>
        <w:spacing w:after="0" w:before="200" w:lineRule="auto"/>
        <w:rPr/>
      </w:pPr>
      <w:r w:rsidDel="00000000" w:rsidR="00000000" w:rsidRPr="00000000">
        <w:rPr>
          <w:rtl w:val="0"/>
        </w:rPr>
      </w:r>
    </w:p>
    <w:p w:rsidR="00000000" w:rsidDel="00000000" w:rsidP="00000000" w:rsidRDefault="00000000" w:rsidRPr="00000000" w14:paraId="00000062">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8. PLAZO DE ENTREGA</w:t>
      </w: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El desarrollo del sitio web se estima en un plazo de </w:t>
      </w:r>
      <w:r w:rsidDel="00000000" w:rsidR="00000000" w:rsidRPr="00000000">
        <w:rPr>
          <w:rtl w:val="0"/>
        </w:rPr>
        <w:t xml:space="preserve">2</w:t>
      </w:r>
      <w:r w:rsidDel="00000000" w:rsidR="00000000" w:rsidRPr="00000000">
        <w:rPr>
          <w:rFonts w:ascii="Arial" w:cs="Arial" w:eastAsia="Arial" w:hAnsi="Arial"/>
          <w:b w:val="0"/>
          <w:bCs w:val="0"/>
          <w:color w:val="444444"/>
          <w:sz w:val="20"/>
          <w:szCs w:val="20"/>
          <w:rtl w:val="0"/>
        </w:rPr>
        <w:t xml:space="preserve"> a </w:t>
      </w:r>
      <w:r w:rsidDel="00000000" w:rsidR="00000000" w:rsidRPr="00000000">
        <w:rPr>
          <w:rtl w:val="0"/>
        </w:rPr>
        <w:t xml:space="preserve">3</w:t>
      </w:r>
      <w:r w:rsidDel="00000000" w:rsidR="00000000" w:rsidRPr="00000000">
        <w:rPr>
          <w:rFonts w:ascii="Arial" w:cs="Arial" w:eastAsia="Arial" w:hAnsi="Arial"/>
          <w:b w:val="0"/>
          <w:bCs w:val="0"/>
          <w:color w:val="444444"/>
          <w:sz w:val="20"/>
          <w:szCs w:val="20"/>
          <w:rtl w:val="0"/>
        </w:rPr>
        <w:t xml:space="preserve"> semanas a partir de la fecha de recepción del primer pago y del material completo por parte del Cliente. Dicho plazo podrá ajustarse por mutuo acuerdo según la complejidad de los cambios solicitados o demoras en la entrega de materiales por parte del Cliente.</w:t>
      </w:r>
      <w:r w:rsidDel="00000000" w:rsidR="00000000" w:rsidRPr="00000000">
        <w:rPr>
          <w:rtl w:val="0"/>
        </w:rPr>
      </w:r>
    </w:p>
    <w:p w:rsidR="00000000" w:rsidDel="00000000" w:rsidP="00000000" w:rsidRDefault="00000000" w:rsidRPr="00000000" w14:paraId="00000064">
      <w:pPr>
        <w:spacing w:after="0" w:before="200" w:lineRule="auto"/>
        <w:rPr/>
      </w:pPr>
      <w:r w:rsidDel="00000000" w:rsidR="00000000" w:rsidRPr="00000000">
        <w:rPr>
          <w:rtl w:val="0"/>
        </w:rPr>
      </w:r>
    </w:p>
    <w:p w:rsidR="00000000" w:rsidDel="00000000" w:rsidP="00000000" w:rsidRDefault="00000000" w:rsidRPr="00000000" w14:paraId="00000065">
      <w:pPr>
        <w:spacing w:after="0" w:before="200" w:lineRule="auto"/>
        <w:rPr/>
      </w:pPr>
      <w:r w:rsidDel="00000000" w:rsidR="00000000" w:rsidRPr="00000000">
        <w:rPr>
          <w:rtl w:val="0"/>
        </w:rPr>
      </w:r>
    </w:p>
    <w:p w:rsidR="00000000" w:rsidDel="00000000" w:rsidP="00000000" w:rsidRDefault="00000000" w:rsidRPr="00000000" w14:paraId="00000066">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9. MODIFICACIONES AL CONTRATO</w:t>
      </w: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Cualquier cambio en el alcance del proyecto que no esté contemplado en la propuesta original (Anexo A) deberá ser acordado por escrito entre ambas partes y podrá implicar un ajuste en el precio y/o el plazo de entrega. Las modificaciones menores de diseño o contenido dentro del alcance no generarán costos adicionales.</w:t>
      </w:r>
      <w:r w:rsidDel="00000000" w:rsidR="00000000" w:rsidRPr="00000000">
        <w:rPr>
          <w:rtl w:val="0"/>
        </w:rPr>
      </w:r>
    </w:p>
    <w:p w:rsidR="00000000" w:rsidDel="00000000" w:rsidP="00000000" w:rsidRDefault="00000000" w:rsidRPr="00000000" w14:paraId="00000068">
      <w:pPr>
        <w:spacing w:after="0" w:before="200" w:lineRule="auto"/>
        <w:rPr/>
      </w:pPr>
      <w:r w:rsidDel="00000000" w:rsidR="00000000" w:rsidRPr="00000000">
        <w:rPr>
          <w:rtl w:val="0"/>
        </w:rPr>
      </w:r>
    </w:p>
    <w:p w:rsidR="00000000" w:rsidDel="00000000" w:rsidP="00000000" w:rsidRDefault="00000000" w:rsidRPr="00000000" w14:paraId="00000069">
      <w:pPr>
        <w:pBdr>
          <w:bottom w:color="7b5cf0" w:space="4" w:sz="4" w:val="single"/>
        </w:pBdr>
        <w:spacing w:after="160" w:before="320" w:lineRule="auto"/>
        <w:rPr/>
      </w:pPr>
      <w:r w:rsidDel="00000000" w:rsidR="00000000" w:rsidRPr="00000000">
        <w:rPr>
          <w:rFonts w:ascii="Arial" w:cs="Arial" w:eastAsia="Arial" w:hAnsi="Arial"/>
          <w:b w:val="1"/>
          <w:bCs w:val="1"/>
          <w:color w:val="13111f"/>
          <w:sz w:val="26"/>
          <w:szCs w:val="26"/>
          <w:rtl w:val="0"/>
        </w:rPr>
        <w:t xml:space="preserve">10. RESOLUCIÓN DE DIFERENCIAS</w:t>
      </w: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En caso de surgir cualquier discrepancia o conflicto derivado de este contrato, las partes se comprometen a intentar resolverlo en primera instancia de manera directa y de buena fe. </w:t>
      </w: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Fonts w:ascii="Arial" w:cs="Arial" w:eastAsia="Arial" w:hAnsi="Arial"/>
          <w:b w:val="1"/>
          <w:bCs w:val="1"/>
          <w:color w:val="13111f"/>
          <w:sz w:val="26"/>
          <w:szCs w:val="26"/>
          <w:rtl w:val="0"/>
        </w:rPr>
        <w:t xml:space="preserve">ACEPTACIÓN Y FIRMA</w:t>
      </w: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Fonts w:ascii="Arial" w:cs="Arial" w:eastAsia="Arial" w:hAnsi="Arial"/>
          <w:b w:val="0"/>
          <w:bCs w:val="0"/>
          <w:color w:val="444444"/>
          <w:sz w:val="20"/>
          <w:szCs w:val="20"/>
          <w:rtl w:val="0"/>
        </w:rPr>
        <w:t xml:space="preserve">Las partes declaran haber leído, comprendido y aceptado en su totalidad los términos y condiciones del presente contrato, firmándolo en señal de conformidad en Playa Hermosa, Puntarenas, Costa Rica.</w:t>
      </w:r>
      <w:r w:rsidDel="00000000" w:rsidR="00000000" w:rsidRPr="00000000">
        <w:rPr>
          <w:rtl w:val="0"/>
        </w:rPr>
      </w:r>
    </w:p>
    <w:p w:rsidR="00000000" w:rsidDel="00000000" w:rsidP="00000000" w:rsidRDefault="00000000" w:rsidRPr="00000000" w14:paraId="0000006E">
      <w:pPr>
        <w:spacing w:after="0" w:before="200" w:lineRule="auto"/>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395"/>
        <w:gridCol w:w="4635"/>
        <w:tblGridChange w:id="0">
          <w:tblGrid>
            <w:gridCol w:w="4395"/>
            <w:gridCol w:w="46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300.0" w:type="dxa"/>
            </w:tcMar>
          </w:tcPr>
          <w:p w:rsidR="00000000" w:rsidDel="00000000" w:rsidP="00000000" w:rsidRDefault="00000000" w:rsidRPr="00000000" w14:paraId="0000006F">
            <w:pPr>
              <w:spacing w:after="60" w:lineRule="auto"/>
              <w:rPr/>
            </w:pPr>
            <w:r w:rsidDel="00000000" w:rsidR="00000000" w:rsidRPr="00000000">
              <w:rPr>
                <w:rFonts w:ascii="Arial" w:cs="Arial" w:eastAsia="Arial" w:hAnsi="Arial"/>
                <w:b w:val="1"/>
                <w:bCs w:val="1"/>
                <w:color w:val="7b5cf0"/>
                <w:sz w:val="18"/>
                <w:szCs w:val="18"/>
                <w:rtl w:val="0"/>
              </w:rPr>
              <w:t xml:space="preserve">PRESTADOR DE SERVICIOS</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Arial" w:cs="Arial" w:eastAsia="Arial" w:hAnsi="Arial"/>
                <w:color w:val="bbbbbb"/>
                <w:sz w:val="18"/>
                <w:szCs w:val="18"/>
                <w:rtl w:val="0"/>
              </w:rPr>
              <w:t xml:space="preserve">___________________________________</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Fonts w:ascii="Arial" w:cs="Arial" w:eastAsia="Arial" w:hAnsi="Arial"/>
                <w:b w:val="1"/>
                <w:bCs w:val="1"/>
                <w:color w:val="13111f"/>
                <w:sz w:val="19"/>
                <w:szCs w:val="19"/>
                <w:rtl w:val="0"/>
              </w:rPr>
              <w:t xml:space="preserve">Adriana Azofeifa</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Arial" w:cs="Arial" w:eastAsia="Arial" w:hAnsi="Arial"/>
                <w:color w:val="444444"/>
                <w:sz w:val="18"/>
                <w:szCs w:val="18"/>
                <w:rtl w:val="0"/>
              </w:rPr>
              <w:t xml:space="preserve">Cédula: 1-11050160</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color w:val="444444"/>
                <w:sz w:val="18"/>
                <w:szCs w:val="18"/>
                <w:rtl w:val="0"/>
              </w:rPr>
              <w:t xml:space="preserve">Co-fundadora, Azloom Tech</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aaaaaa"/>
                <w:sz w:val="18"/>
                <w:szCs w:val="18"/>
                <w:rtl w:val="0"/>
              </w:rPr>
              <w:t xml:space="preserve">Fecha: _____ / _____ / 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300.0" w:type="dxa"/>
              <w:bottom w:w="80.0" w:type="dxa"/>
              <w:right w:w="0.0" w:type="dxa"/>
            </w:tcMar>
          </w:tcPr>
          <w:p w:rsidR="00000000" w:rsidDel="00000000" w:rsidP="00000000" w:rsidRDefault="00000000" w:rsidRPr="00000000" w14:paraId="00000075">
            <w:pPr>
              <w:spacing w:after="60" w:lineRule="auto"/>
              <w:rPr/>
            </w:pPr>
            <w:r w:rsidDel="00000000" w:rsidR="00000000" w:rsidRPr="00000000">
              <w:rPr>
                <w:rFonts w:ascii="Arial" w:cs="Arial" w:eastAsia="Arial" w:hAnsi="Arial"/>
                <w:b w:val="1"/>
                <w:bCs w:val="1"/>
                <w:color w:val="7b5cf0"/>
                <w:sz w:val="18"/>
                <w:szCs w:val="18"/>
                <w:rtl w:val="0"/>
              </w:rPr>
              <w:t xml:space="preserve">CLIENTE</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Arial" w:cs="Arial" w:eastAsia="Arial" w:hAnsi="Arial"/>
                <w:color w:val="bbbbbb"/>
                <w:sz w:val="18"/>
                <w:szCs w:val="18"/>
                <w:rtl w:val="0"/>
              </w:rPr>
              <w:t xml:space="preserve">_</w:t>
            </w:r>
            <w:r w:rsidDel="00000000" w:rsidR="00000000" w:rsidRPr="00000000">
              <w:rPr>
                <w:color w:val="bbbbbb"/>
                <w:sz w:val="18"/>
                <w:szCs w:val="18"/>
                <w:rtl w:val="0"/>
              </w:rPr>
              <w:t xml:space="preserve">David Artavia A.  </w:t>
            </w:r>
            <w:r w:rsidDel="00000000" w:rsidR="00000000" w:rsidRPr="00000000">
              <w:rPr>
                <w:rFonts w:ascii="Arial" w:cs="Arial" w:eastAsia="Arial" w:hAnsi="Arial"/>
                <w:color w:val="bbbbbb"/>
                <w:sz w:val="18"/>
                <w:szCs w:val="18"/>
              </w:rPr>
              <w:drawing>
                <wp:inline distB="114300" distT="114300" distL="114300" distR="114300">
                  <wp:extent cx="2752725" cy="1130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752725" cy="1130300"/>
                          </a:xfrm>
                          <a:prstGeom prst="rect"/>
                          <a:ln/>
                        </pic:spPr>
                      </pic:pic>
                    </a:graphicData>
                  </a:graphic>
                </wp:inline>
              </w:drawing>
            </w:r>
            <w:r w:rsidDel="00000000" w:rsidR="00000000" w:rsidRPr="00000000">
              <w:rPr>
                <w:rFonts w:ascii="Arial" w:cs="Arial" w:eastAsia="Arial" w:hAnsi="Arial"/>
                <w:color w:val="bbbbbb"/>
                <w:sz w:val="18"/>
                <w:szCs w:val="18"/>
                <w:rtl w:val="0"/>
              </w:rPr>
              <w:t xml:space="preserve">_________</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rFonts w:ascii="Arial" w:cs="Arial" w:eastAsia="Arial" w:hAnsi="Arial"/>
                <w:b w:val="1"/>
                <w:bCs w:val="1"/>
                <w:color w:val="13111f"/>
                <w:sz w:val="19"/>
                <w:szCs w:val="19"/>
                <w:rtl w:val="0"/>
              </w:rPr>
              <w:t xml:space="preserve">David Artavia</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Arial" w:cs="Arial" w:eastAsia="Arial" w:hAnsi="Arial"/>
                <w:color w:val="444444"/>
                <w:sz w:val="18"/>
                <w:szCs w:val="18"/>
                <w:rtl w:val="0"/>
              </w:rPr>
              <w:t xml:space="preserve">Cédula: </w:t>
            </w:r>
            <w:r w:rsidDel="00000000" w:rsidR="00000000" w:rsidRPr="00000000">
              <w:rPr>
                <w:sz w:val="18"/>
                <w:szCs w:val="18"/>
                <w:rtl w:val="0"/>
              </w:rPr>
              <w:t xml:space="preserve">__ 110330396 _________________________</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color w:val="444444"/>
                <w:sz w:val="18"/>
                <w:szCs w:val="18"/>
                <w:rtl w:val="0"/>
              </w:rPr>
              <w:t xml:space="preserve">David Artavia Art</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color w:val="aaaaaa"/>
                <w:sz w:val="18"/>
                <w:szCs w:val="18"/>
                <w:rtl w:val="0"/>
              </w:rPr>
              <w:t xml:space="preserve">Fecha: __</w:t>
            </w:r>
            <w:sdt>
              <w:sdtPr>
                <w:id w:val="604490236"/>
                <w:tag w:val="goog_rdk_1"/>
              </w:sdtPr>
              <w:sdtContent>
                <w:ins w:author="David Artavia" w:id="1" w:date="2026-06-12T16:53:01Z"/>
                <w:sdt>
                  <w:sdtPr>
                    <w:id w:val="-578533799"/>
                    <w:tag w:val="goog_rdk_2"/>
                  </w:sdtPr>
                  <w:sdtContent>
                    <w:ins w:author="David Artavia" w:id="1" w:date="2026-06-12T16:53:01Z">
                      <w:r w:rsidDel="00000000" w:rsidR="00000000" w:rsidRPr="00000000">
                        <w:rPr>
                          <w:color w:val="aaaaaa"/>
                          <w:sz w:val="18"/>
                          <w:szCs w:val="18"/>
                          <w:rtl w:val="0"/>
                          <w:rPrChange w:author="David Artavia" w:id="2" w:date="2026-06-12T16:53:01Z">
                            <w:rPr>
                              <w:rFonts w:ascii="Arial" w:cs="Arial" w:eastAsia="Arial" w:hAnsi="Arial"/>
                              <w:color w:val="aaaaaa"/>
                              <w:sz w:val="18"/>
                              <w:szCs w:val="18"/>
                            </w:rPr>
                          </w:rPrChange>
                        </w:rPr>
                        <w:t xml:space="preserve">12</w:t>
                      </w:r>
                    </w:ins>
                  </w:sdtContent>
                </w:sdt>
                <w:ins w:author="David Artavia" w:id="1" w:date="2026-06-12T16:53:01Z"/>
              </w:sdtContent>
            </w:sdt>
            <w:r w:rsidDel="00000000" w:rsidR="00000000" w:rsidRPr="00000000">
              <w:rPr>
                <w:rFonts w:ascii="Arial" w:cs="Arial" w:eastAsia="Arial" w:hAnsi="Arial"/>
                <w:color w:val="aaaaaa"/>
                <w:sz w:val="18"/>
                <w:szCs w:val="18"/>
                <w:rtl w:val="0"/>
              </w:rPr>
              <w:t xml:space="preserve">___ / __</w:t>
            </w:r>
            <w:sdt>
              <w:sdtPr>
                <w:id w:val="1870394203"/>
                <w:tag w:val="goog_rdk_3"/>
              </w:sdtPr>
              <w:sdtContent>
                <w:ins w:author="David Artavia" w:id="3" w:date="2026-06-12T16:53:07Z">
                  <w:r w:rsidDel="00000000" w:rsidR="00000000" w:rsidRPr="00000000">
                    <w:rPr>
                      <w:rFonts w:ascii="Arial" w:cs="Arial" w:eastAsia="Arial" w:hAnsi="Arial"/>
                      <w:color w:val="aaaaaa"/>
                      <w:sz w:val="18"/>
                      <w:szCs w:val="18"/>
                      <w:rtl w:val="0"/>
                    </w:rPr>
                    <w:t xml:space="preserve">6</w:t>
                  </w:r>
                </w:ins>
              </w:sdtContent>
            </w:sdt>
            <w:r w:rsidDel="00000000" w:rsidR="00000000" w:rsidRPr="00000000">
              <w:rPr>
                <w:rFonts w:ascii="Arial" w:cs="Arial" w:eastAsia="Arial" w:hAnsi="Arial"/>
                <w:color w:val="aaaaaa"/>
                <w:sz w:val="18"/>
                <w:szCs w:val="18"/>
                <w:rtl w:val="0"/>
              </w:rPr>
              <w:t xml:space="preserve">___ / __</w:t>
            </w:r>
            <w:sdt>
              <w:sdtPr>
                <w:id w:val="-1492494840"/>
                <w:tag w:val="goog_rdk_4"/>
              </w:sdtPr>
              <w:sdtContent>
                <w:ins w:author="David Artavia" w:id="4" w:date="2026-06-12T16:53:13Z">
                  <w:r w:rsidDel="00000000" w:rsidR="00000000" w:rsidRPr="00000000">
                    <w:rPr>
                      <w:rFonts w:ascii="Arial" w:cs="Arial" w:eastAsia="Arial" w:hAnsi="Arial"/>
                      <w:color w:val="aaaaaa"/>
                      <w:sz w:val="18"/>
                      <w:szCs w:val="18"/>
                      <w:rtl w:val="0"/>
                    </w:rPr>
                    <w:t xml:space="preserve">2026</w:t>
                  </w:r>
                </w:ins>
              </w:sdtContent>
            </w:sdt>
            <w:r w:rsidDel="00000000" w:rsidR="00000000" w:rsidRPr="00000000">
              <w:rPr>
                <w:rFonts w:ascii="Arial" w:cs="Arial" w:eastAsia="Arial" w:hAnsi="Arial"/>
                <w:color w:val="aaaaaa"/>
                <w:sz w:val="18"/>
                <w:szCs w:val="18"/>
                <w:rtl w:val="0"/>
              </w:rPr>
              <w:t xml:space="preserve">_____</w:t>
            </w:r>
            <w:r w:rsidDel="00000000" w:rsidR="00000000" w:rsidRPr="00000000">
              <w:rPr>
                <w:rtl w:val="0"/>
              </w:rPr>
            </w:r>
          </w:p>
        </w:tc>
      </w:tr>
    </w:tbl>
    <w:p w:rsidR="00000000" w:rsidDel="00000000" w:rsidP="00000000" w:rsidRDefault="00000000" w:rsidRPr="00000000" w14:paraId="0000007B">
      <w:pPr>
        <w:spacing w:after="0" w:before="300" w:lineRule="auto"/>
        <w:rPr/>
      </w:pPr>
      <w:r w:rsidDel="00000000" w:rsidR="00000000" w:rsidRPr="00000000">
        <w:rPr>
          <w:rtl w:val="0"/>
        </w:rPr>
      </w:r>
    </w:p>
    <w:p w:rsidR="00000000" w:rsidDel="00000000" w:rsidP="00000000" w:rsidRDefault="00000000" w:rsidRPr="00000000" w14:paraId="0000007C">
      <w:pPr>
        <w:spacing w:after="40" w:before="40" w:lineRule="auto"/>
        <w:jc w:val="center"/>
        <w:rPr/>
      </w:pPr>
      <w:r w:rsidDel="00000000" w:rsidR="00000000" w:rsidRPr="00000000">
        <w:rPr>
          <w:rFonts w:ascii="Arial" w:cs="Arial" w:eastAsia="Arial" w:hAnsi="Arial"/>
          <w:color w:val="e0e0e0"/>
          <w:sz w:val="16"/>
          <w:szCs w:val="16"/>
          <w:rtl w:val="0"/>
        </w:rPr>
        <w:t xml:space="preserve">────────────────────────────────────────────────────────────</w:t>
      </w:r>
      <w:r w:rsidDel="00000000" w:rsidR="00000000" w:rsidRPr="00000000">
        <w:rPr>
          <w:rtl w:val="0"/>
        </w:rPr>
      </w:r>
    </w:p>
    <w:p w:rsidR="00000000" w:rsidDel="00000000" w:rsidP="00000000" w:rsidRDefault="00000000" w:rsidRPr="00000000" w14:paraId="0000007D">
      <w:pPr>
        <w:spacing w:after="40" w:before="0" w:lineRule="auto"/>
        <w:jc w:val="center"/>
        <w:rPr/>
      </w:pPr>
      <w:r w:rsidDel="00000000" w:rsidR="00000000" w:rsidRPr="00000000">
        <w:rPr>
          <w:rFonts w:ascii="Arial" w:cs="Arial" w:eastAsia="Arial" w:hAnsi="Arial"/>
          <w:color w:val="aaaaaa"/>
          <w:sz w:val="16"/>
          <w:szCs w:val="16"/>
          <w:rtl w:val="0"/>
        </w:rPr>
        <w:t xml:space="preserve">Azloom Tech  ·  azloom.tech  ·  hello@azloom.tech  ·  +506 7274-5694</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rFonts w:ascii="Arial" w:cs="Arial" w:eastAsia="Arial" w:hAnsi="Arial"/>
          <w:color w:val="cccccc"/>
          <w:sz w:val="16"/>
          <w:szCs w:val="16"/>
          <w:rtl w:val="0"/>
        </w:rPr>
        <w:t xml:space="preserve">Este contrato consta de 10 cláusulas y ha sido firmado en dos ejemplares de igual valor.</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6L/RUnOOs0L1ai2QSvtMcMnDXw==">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